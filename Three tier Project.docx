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5D24F" w14:textId="7AC0F9D4" w:rsidR="00E10346" w:rsidRPr="00FC435A" w:rsidRDefault="00E10346">
      <w:pPr>
        <w:rPr>
          <w:rFonts w:ascii="Algerian" w:hAnsi="Algerian"/>
          <w:color w:val="0070C0"/>
          <w:sz w:val="40"/>
          <w:szCs w:val="40"/>
        </w:rPr>
      </w:pPr>
      <w:bookmarkStart w:id="0" w:name="_Hlk162652437"/>
      <w:r>
        <w:rPr>
          <w:rFonts w:ascii="Algerian" w:hAnsi="Algerian"/>
          <w:color w:val="0070C0"/>
          <w:sz w:val="40"/>
          <w:szCs w:val="40"/>
        </w:rPr>
        <w:t>AWS DOCUMENTATION</w:t>
      </w:r>
    </w:p>
    <w:p w14:paraId="66039B93" w14:textId="110E8B47" w:rsidR="0035387A" w:rsidRDefault="00E10346">
      <w:pPr>
        <w:rPr>
          <w:rFonts w:asciiTheme="majorHAnsi" w:hAnsiTheme="majorHAnsi"/>
          <w:color w:val="00B050"/>
          <w:sz w:val="40"/>
          <w:szCs w:val="40"/>
        </w:rPr>
      </w:pPr>
      <w:r>
        <w:rPr>
          <w:rFonts w:asciiTheme="majorHAnsi" w:hAnsiTheme="majorHAnsi"/>
          <w:color w:val="E97132" w:themeColor="accent2"/>
          <w:sz w:val="40"/>
          <w:szCs w:val="40"/>
        </w:rPr>
        <w:t xml:space="preserve"> </w:t>
      </w:r>
      <w:r>
        <w:rPr>
          <w:rFonts w:asciiTheme="majorHAnsi" w:hAnsiTheme="majorHAnsi"/>
          <w:color w:val="00B050"/>
          <w:sz w:val="40"/>
          <w:szCs w:val="40"/>
        </w:rPr>
        <w:t>Host the App</w:t>
      </w:r>
    </w:p>
    <w:p w14:paraId="3FE1E29A" w14:textId="35A02C65" w:rsidR="0035387A" w:rsidRPr="0035387A" w:rsidRDefault="0035387A">
      <w:pPr>
        <w:rPr>
          <w:rFonts w:asciiTheme="majorHAnsi" w:hAnsiTheme="majorHAnsi"/>
          <w:color w:val="E97132" w:themeColor="accent2"/>
          <w:sz w:val="40"/>
          <w:szCs w:val="40"/>
        </w:rPr>
      </w:pPr>
      <w:r>
        <w:rPr>
          <w:rFonts w:asciiTheme="majorHAnsi" w:hAnsiTheme="majorHAnsi"/>
          <w:color w:val="E97132" w:themeColor="accent2"/>
          <w:sz w:val="40"/>
          <w:szCs w:val="40"/>
        </w:rPr>
        <w:t>1)Launch Instance with Setting Security Group</w:t>
      </w:r>
    </w:p>
    <w:p w14:paraId="265384C7" w14:textId="77777777" w:rsidR="0035387A" w:rsidRDefault="00E10346">
      <w:pPr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color w:val="00B050"/>
          <w:sz w:val="40"/>
          <w:szCs w:val="40"/>
        </w:rPr>
        <w:t xml:space="preserve"> </w:t>
      </w:r>
      <w:r>
        <w:rPr>
          <w:rFonts w:asciiTheme="majorHAnsi" w:hAnsiTheme="majorHAnsi"/>
          <w:sz w:val="40"/>
          <w:szCs w:val="40"/>
        </w:rPr>
        <w:t xml:space="preserve">Step I : Launch </w:t>
      </w:r>
      <w:r w:rsidR="0035387A">
        <w:rPr>
          <w:rFonts w:asciiTheme="majorHAnsi" w:hAnsiTheme="majorHAnsi"/>
          <w:sz w:val="40"/>
          <w:szCs w:val="40"/>
        </w:rPr>
        <w:t>the Instance with adding two rules in Security group .Add Custom TCP : 8080 and MYSQL/Aurora :3306.</w:t>
      </w:r>
    </w:p>
    <w:p w14:paraId="6C3CAB04" w14:textId="5DA8CF91" w:rsidR="006433A6" w:rsidRDefault="00AC5897">
      <w:pPr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302FC68B" wp14:editId="3254395F">
            <wp:extent cx="6273165" cy="5724939"/>
            <wp:effectExtent l="0" t="0" r="0" b="9525"/>
            <wp:docPr id="201646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66022" name="Picture 20164660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264" cy="573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90F0" w14:textId="78F7FC69" w:rsidR="00291474" w:rsidRDefault="0035387A">
      <w:pPr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>Step II : Then Launch Instance and connect it.</w:t>
      </w:r>
    </w:p>
    <w:p w14:paraId="4A0C556D" w14:textId="0613A8B6" w:rsidR="0035387A" w:rsidRPr="0035387A" w:rsidRDefault="0035387A">
      <w:pPr>
        <w:rPr>
          <w:rFonts w:asciiTheme="majorHAnsi" w:hAnsiTheme="majorHAnsi"/>
          <w:color w:val="E97132" w:themeColor="accent2"/>
          <w:sz w:val="40"/>
          <w:szCs w:val="40"/>
        </w:rPr>
      </w:pPr>
      <w:r>
        <w:rPr>
          <w:rFonts w:asciiTheme="majorHAnsi" w:hAnsiTheme="majorHAnsi"/>
          <w:color w:val="E97132" w:themeColor="accent2"/>
          <w:sz w:val="40"/>
          <w:szCs w:val="40"/>
        </w:rPr>
        <w:t>2)Set up the Apache Tomcat  and Deploy Application.</w:t>
      </w:r>
    </w:p>
    <w:p w14:paraId="48A9FFAB" w14:textId="29F2DEC4" w:rsidR="00594A6B" w:rsidRDefault="0035387A">
      <w:pPr>
        <w:rPr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 xml:space="preserve">Step III :  Download Apache Tomcat using </w:t>
      </w:r>
      <w:r w:rsidRPr="0035387A">
        <w:rPr>
          <w:sz w:val="40"/>
          <w:szCs w:val="40"/>
        </w:rPr>
        <w:t xml:space="preserve">“curl -O https://dlcdn.apache.org/tomcat/tomcat9/v9.0.87/bin/apache-tomcat-9.0.87.zip” </w:t>
      </w:r>
      <w:r>
        <w:rPr>
          <w:sz w:val="40"/>
          <w:szCs w:val="40"/>
        </w:rPr>
        <w:t>this command.</w:t>
      </w:r>
    </w:p>
    <w:p w14:paraId="489899AB" w14:textId="667763DC" w:rsidR="00291474" w:rsidRDefault="003C392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D3EEE01" wp14:editId="14554C37">
            <wp:extent cx="7410615" cy="2066290"/>
            <wp:effectExtent l="0" t="0" r="0" b="0"/>
            <wp:docPr id="1992074809" name="Picture 1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74809" name="Picture 15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351" cy="207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261C" w14:textId="60F86A99" w:rsidR="0035387A" w:rsidRDefault="0035387A">
      <w:pPr>
        <w:rPr>
          <w:sz w:val="40"/>
          <w:szCs w:val="40"/>
        </w:rPr>
      </w:pPr>
      <w:r>
        <w:rPr>
          <w:sz w:val="40"/>
          <w:szCs w:val="40"/>
        </w:rPr>
        <w:t xml:space="preserve">Step </w:t>
      </w:r>
      <w:proofErr w:type="gramStart"/>
      <w:r>
        <w:rPr>
          <w:sz w:val="40"/>
          <w:szCs w:val="40"/>
        </w:rPr>
        <w:t>IV :</w:t>
      </w:r>
      <w:proofErr w:type="gramEnd"/>
      <w:r>
        <w:rPr>
          <w:sz w:val="40"/>
          <w:szCs w:val="40"/>
        </w:rPr>
        <w:t xml:space="preserve"> then, unzip it.</w:t>
      </w:r>
    </w:p>
    <w:p w14:paraId="698D326A" w14:textId="72C9FF7B" w:rsidR="0082083E" w:rsidRDefault="0035387A">
      <w:pPr>
        <w:rPr>
          <w:sz w:val="40"/>
          <w:szCs w:val="40"/>
        </w:rPr>
      </w:pPr>
      <w:r>
        <w:rPr>
          <w:sz w:val="40"/>
          <w:szCs w:val="40"/>
        </w:rPr>
        <w:t xml:space="preserve">Step V :  Download Student Application file using </w:t>
      </w:r>
      <w:r w:rsidRPr="0035387A">
        <w:rPr>
          <w:sz w:val="40"/>
          <w:szCs w:val="40"/>
        </w:rPr>
        <w:t xml:space="preserve">“curl -O https://db-tom.s3.ap-northeast1.amazonaws.com/student.war” </w:t>
      </w:r>
      <w:r w:rsidR="000959CD">
        <w:rPr>
          <w:sz w:val="40"/>
          <w:szCs w:val="40"/>
        </w:rPr>
        <w:t>this command.</w:t>
      </w:r>
    </w:p>
    <w:p w14:paraId="1536E263" w14:textId="10F66481" w:rsidR="0082083E" w:rsidRDefault="000959CD">
      <w:pPr>
        <w:rPr>
          <w:sz w:val="40"/>
          <w:szCs w:val="40"/>
        </w:rPr>
      </w:pPr>
      <w:r>
        <w:rPr>
          <w:sz w:val="40"/>
          <w:szCs w:val="40"/>
        </w:rPr>
        <w:t xml:space="preserve">Step VI : and then move this file in webapps directory using </w:t>
      </w:r>
      <w:r w:rsidRPr="000959CD">
        <w:rPr>
          <w:sz w:val="40"/>
          <w:szCs w:val="40"/>
        </w:rPr>
        <w:t xml:space="preserve">““mv </w:t>
      </w:r>
      <w:proofErr w:type="spellStart"/>
      <w:r w:rsidRPr="000959CD">
        <w:rPr>
          <w:sz w:val="40"/>
          <w:szCs w:val="40"/>
        </w:rPr>
        <w:t>student.war</w:t>
      </w:r>
      <w:proofErr w:type="spellEnd"/>
      <w:r w:rsidRPr="000959CD">
        <w:rPr>
          <w:sz w:val="40"/>
          <w:szCs w:val="40"/>
        </w:rPr>
        <w:t xml:space="preserve"> apache-tomcat-9.0.87/webapps/” </w:t>
      </w:r>
      <w:r>
        <w:rPr>
          <w:sz w:val="40"/>
          <w:szCs w:val="40"/>
        </w:rPr>
        <w:t>this command.</w:t>
      </w:r>
    </w:p>
    <w:p w14:paraId="6A39D4E4" w14:textId="21253845" w:rsidR="00F03F5C" w:rsidRDefault="00F03F5C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BEC7D4B" wp14:editId="22FB5779">
            <wp:extent cx="7362908" cy="2238247"/>
            <wp:effectExtent l="0" t="0" r="0" b="0"/>
            <wp:docPr id="1215762307" name="Picture 14" descr="A computer screen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62307" name="Picture 14" descr="A computer screen with text and number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6694" cy="224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CC5B" w14:textId="2E94743A" w:rsidR="000F472B" w:rsidRDefault="00BF5509">
      <w:pPr>
        <w:rPr>
          <w:sz w:val="40"/>
          <w:szCs w:val="40"/>
        </w:rPr>
      </w:pPr>
      <w:r>
        <w:rPr>
          <w:sz w:val="40"/>
          <w:szCs w:val="40"/>
        </w:rPr>
        <w:t xml:space="preserve">Step VII : </w:t>
      </w:r>
      <w:r w:rsidR="00251267">
        <w:rPr>
          <w:sz w:val="40"/>
          <w:szCs w:val="40"/>
        </w:rPr>
        <w:t xml:space="preserve">We need </w:t>
      </w:r>
      <w:r w:rsidR="000F472B">
        <w:rPr>
          <w:sz w:val="40"/>
          <w:szCs w:val="40"/>
        </w:rPr>
        <w:t>Java for Tomcat to work,so install java using “</w:t>
      </w:r>
      <w:r w:rsidR="00BB308B">
        <w:rPr>
          <w:sz w:val="40"/>
          <w:szCs w:val="40"/>
        </w:rPr>
        <w:t>yum install java -y” command.</w:t>
      </w:r>
    </w:p>
    <w:p w14:paraId="0D3D1C4F" w14:textId="414AECFB" w:rsidR="00255942" w:rsidRDefault="00F03F5C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2724155" wp14:editId="52851E41">
            <wp:extent cx="7307248" cy="1781146"/>
            <wp:effectExtent l="0" t="0" r="0" b="0"/>
            <wp:docPr id="18138795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79559" name="Picture 18138795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3398" cy="179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803A" w14:textId="2C2BE712" w:rsidR="00BB308B" w:rsidRDefault="00BB308B">
      <w:pPr>
        <w:rPr>
          <w:sz w:val="40"/>
          <w:szCs w:val="40"/>
        </w:rPr>
      </w:pPr>
      <w:r>
        <w:rPr>
          <w:sz w:val="40"/>
          <w:szCs w:val="40"/>
        </w:rPr>
        <w:t xml:space="preserve">Step VIII : then,we need to </w:t>
      </w:r>
      <w:r w:rsidR="00D36496">
        <w:rPr>
          <w:sz w:val="40"/>
          <w:szCs w:val="40"/>
        </w:rPr>
        <w:t xml:space="preserve">give permission to </w:t>
      </w:r>
      <w:r w:rsidR="00C13DE9">
        <w:rPr>
          <w:sz w:val="40"/>
          <w:szCs w:val="40"/>
        </w:rPr>
        <w:t>catalina.sh .</w:t>
      </w:r>
    </w:p>
    <w:p w14:paraId="041B82C8" w14:textId="077796E2" w:rsidR="0074455A" w:rsidRDefault="00C13DE9">
      <w:pPr>
        <w:rPr>
          <w:sz w:val="40"/>
          <w:szCs w:val="40"/>
        </w:rPr>
      </w:pPr>
      <w:r>
        <w:rPr>
          <w:sz w:val="40"/>
          <w:szCs w:val="40"/>
        </w:rPr>
        <w:t xml:space="preserve">Step IX : </w:t>
      </w:r>
      <w:r w:rsidR="002A4CC5">
        <w:rPr>
          <w:sz w:val="40"/>
          <w:szCs w:val="40"/>
        </w:rPr>
        <w:t>for this “ chmod 777</w:t>
      </w:r>
      <w:r w:rsidR="00B815C7">
        <w:rPr>
          <w:sz w:val="40"/>
          <w:szCs w:val="40"/>
        </w:rPr>
        <w:t xml:space="preserve"> </w:t>
      </w:r>
      <w:r w:rsidR="00B815C7" w:rsidRPr="00B815C7">
        <w:rPr>
          <w:sz w:val="40"/>
          <w:szCs w:val="40"/>
        </w:rPr>
        <w:t>apache-tomcat-9.0.87/bin/catalina.sh”</w:t>
      </w:r>
      <w:r w:rsidR="0074455A">
        <w:rPr>
          <w:sz w:val="40"/>
          <w:szCs w:val="40"/>
        </w:rPr>
        <w:t>using these command</w:t>
      </w:r>
      <w:r w:rsidR="00B815C7" w:rsidRPr="00B815C7">
        <w:rPr>
          <w:sz w:val="40"/>
          <w:szCs w:val="40"/>
        </w:rPr>
        <w:t xml:space="preserve"> to give the execute permissions. </w:t>
      </w:r>
    </w:p>
    <w:p w14:paraId="2A7F101C" w14:textId="6C8D8EC0" w:rsidR="00C13DE9" w:rsidRDefault="005311E5">
      <w:pPr>
        <w:rPr>
          <w:sz w:val="40"/>
          <w:szCs w:val="40"/>
        </w:rPr>
      </w:pPr>
      <w:r>
        <w:rPr>
          <w:sz w:val="40"/>
          <w:szCs w:val="40"/>
        </w:rPr>
        <w:t xml:space="preserve">Step X : </w:t>
      </w:r>
      <w:r w:rsidR="00B815C7" w:rsidRPr="00B815C7">
        <w:rPr>
          <w:sz w:val="40"/>
          <w:szCs w:val="40"/>
        </w:rPr>
        <w:t xml:space="preserve">After giving the permissions </w:t>
      </w:r>
      <w:r w:rsidR="00C735C9">
        <w:rPr>
          <w:sz w:val="40"/>
          <w:szCs w:val="40"/>
        </w:rPr>
        <w:t xml:space="preserve">,Start the </w:t>
      </w:r>
      <w:r w:rsidR="00562CBE">
        <w:rPr>
          <w:sz w:val="40"/>
          <w:szCs w:val="40"/>
        </w:rPr>
        <w:t>catalina using “</w:t>
      </w:r>
      <w:r w:rsidR="00983B9C" w:rsidRPr="004C56AE">
        <w:rPr>
          <w:sz w:val="40"/>
          <w:szCs w:val="40"/>
        </w:rPr>
        <w:t>./apache-tomcat-9.0.87/bin/catalina.sh start”</w:t>
      </w:r>
      <w:r w:rsidR="004C56AE">
        <w:rPr>
          <w:sz w:val="40"/>
          <w:szCs w:val="40"/>
        </w:rPr>
        <w:t xml:space="preserve"> these command.</w:t>
      </w:r>
    </w:p>
    <w:p w14:paraId="6044FC9E" w14:textId="68F99B04" w:rsidR="00FC23C8" w:rsidRDefault="001C4B9F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ABCE06A" wp14:editId="521B055F">
            <wp:extent cx="7561690" cy="2809762"/>
            <wp:effectExtent l="0" t="0" r="1270" b="0"/>
            <wp:docPr id="1037068909" name="Picture 12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68909" name="Picture 12" descr="A black screen with white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7698" cy="28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BE14" w14:textId="5FB6E61D" w:rsidR="004C56AE" w:rsidRDefault="004C56AE">
      <w:pPr>
        <w:rPr>
          <w:sz w:val="40"/>
          <w:szCs w:val="40"/>
        </w:rPr>
      </w:pPr>
      <w:r>
        <w:rPr>
          <w:sz w:val="40"/>
          <w:szCs w:val="40"/>
        </w:rPr>
        <w:t xml:space="preserve">Step XI : </w:t>
      </w:r>
      <w:r w:rsidR="00230373">
        <w:rPr>
          <w:sz w:val="40"/>
          <w:szCs w:val="40"/>
        </w:rPr>
        <w:t>then go to instances, copy the public ip of these Instance and paste it in other browser.</w:t>
      </w:r>
    </w:p>
    <w:p w14:paraId="4B4519F6" w14:textId="4B644268" w:rsidR="00230373" w:rsidRDefault="00230373">
      <w:pPr>
        <w:rPr>
          <w:sz w:val="40"/>
          <w:szCs w:val="40"/>
        </w:rPr>
      </w:pPr>
      <w:r>
        <w:rPr>
          <w:sz w:val="40"/>
          <w:szCs w:val="40"/>
        </w:rPr>
        <w:t>Step XII :</w:t>
      </w:r>
      <w:r w:rsidR="00975949">
        <w:rPr>
          <w:sz w:val="40"/>
          <w:szCs w:val="40"/>
        </w:rPr>
        <w:t xml:space="preserve"> and after IP add “:8080/student”.</w:t>
      </w:r>
    </w:p>
    <w:p w14:paraId="39FB3945" w14:textId="05C9F080" w:rsidR="00FC23C8" w:rsidRDefault="001C4B9F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F1C11C1" wp14:editId="18E54B7D">
            <wp:extent cx="5899868" cy="5125063"/>
            <wp:effectExtent l="0" t="0" r="5715" b="0"/>
            <wp:docPr id="696346380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46380" name="Picture 11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460" cy="513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D8EC" w14:textId="7BDD581C" w:rsidR="00975949" w:rsidRDefault="00676468">
      <w:pPr>
        <w:rPr>
          <w:sz w:val="40"/>
          <w:szCs w:val="40"/>
        </w:rPr>
      </w:pPr>
      <w:r>
        <w:rPr>
          <w:sz w:val="40"/>
          <w:szCs w:val="40"/>
        </w:rPr>
        <w:t>Step XIII : See here, after registering the data it is unable to save.</w:t>
      </w:r>
    </w:p>
    <w:p w14:paraId="568B2E6A" w14:textId="36F9A322" w:rsidR="00E029ED" w:rsidRDefault="001C4B9F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1F41796" wp14:editId="7E25EEF1">
            <wp:extent cx="10575234" cy="2343150"/>
            <wp:effectExtent l="0" t="0" r="0" b="0"/>
            <wp:docPr id="844418829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18829" name="Picture 10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81665" cy="23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60C8" w14:textId="519EFC46" w:rsidR="00BF5A36" w:rsidRPr="0063525C" w:rsidRDefault="0091117C">
      <w:pPr>
        <w:rPr>
          <w:color w:val="E97132" w:themeColor="accent2"/>
          <w:sz w:val="40"/>
          <w:szCs w:val="40"/>
        </w:rPr>
      </w:pPr>
      <w:r>
        <w:rPr>
          <w:color w:val="E97132" w:themeColor="accent2"/>
          <w:sz w:val="40"/>
          <w:szCs w:val="40"/>
        </w:rPr>
        <w:t>3)</w:t>
      </w:r>
      <w:r w:rsidR="0063525C">
        <w:rPr>
          <w:color w:val="E97132" w:themeColor="accent2"/>
          <w:sz w:val="40"/>
          <w:szCs w:val="40"/>
        </w:rPr>
        <w:t>Set up the database</w:t>
      </w:r>
    </w:p>
    <w:p w14:paraId="27C62258" w14:textId="5C313ADC" w:rsidR="00676468" w:rsidRDefault="004F2DD0">
      <w:pPr>
        <w:rPr>
          <w:sz w:val="40"/>
          <w:szCs w:val="40"/>
        </w:rPr>
      </w:pPr>
      <w:r>
        <w:rPr>
          <w:sz w:val="40"/>
          <w:szCs w:val="40"/>
        </w:rPr>
        <w:t>Step</w:t>
      </w:r>
      <w:r w:rsidR="0063525C">
        <w:rPr>
          <w:sz w:val="40"/>
          <w:szCs w:val="40"/>
        </w:rPr>
        <w:t xml:space="preserve"> I </w:t>
      </w:r>
      <w:r>
        <w:rPr>
          <w:sz w:val="40"/>
          <w:szCs w:val="40"/>
        </w:rPr>
        <w:t>:  to save the data permanently we need to create database.</w:t>
      </w:r>
    </w:p>
    <w:p w14:paraId="7B82E914" w14:textId="5E751C03" w:rsidR="00DE2ECC" w:rsidRDefault="0063525C">
      <w:pPr>
        <w:rPr>
          <w:sz w:val="40"/>
          <w:szCs w:val="40"/>
        </w:rPr>
      </w:pPr>
      <w:r>
        <w:rPr>
          <w:sz w:val="40"/>
          <w:szCs w:val="40"/>
        </w:rPr>
        <w:t xml:space="preserve">Step II : </w:t>
      </w:r>
      <w:r w:rsidR="00A642C0">
        <w:rPr>
          <w:sz w:val="40"/>
          <w:szCs w:val="40"/>
        </w:rPr>
        <w:t xml:space="preserve">go to </w:t>
      </w:r>
      <w:r w:rsidR="00B7107F">
        <w:rPr>
          <w:sz w:val="40"/>
          <w:szCs w:val="40"/>
        </w:rPr>
        <w:t>the RDS service and click on databases.</w:t>
      </w:r>
    </w:p>
    <w:p w14:paraId="67D6444B" w14:textId="216724A7" w:rsidR="00B7107F" w:rsidRDefault="00B7107F">
      <w:pPr>
        <w:rPr>
          <w:sz w:val="40"/>
          <w:szCs w:val="40"/>
        </w:rPr>
      </w:pPr>
      <w:r>
        <w:rPr>
          <w:sz w:val="40"/>
          <w:szCs w:val="40"/>
        </w:rPr>
        <w:t xml:space="preserve">Step III : then, create database </w:t>
      </w:r>
      <w:r w:rsidR="00843C02">
        <w:rPr>
          <w:sz w:val="40"/>
          <w:szCs w:val="40"/>
        </w:rPr>
        <w:t>.</w:t>
      </w:r>
    </w:p>
    <w:p w14:paraId="6A24A3AB" w14:textId="40ABF629" w:rsidR="00840889" w:rsidRDefault="00843C02">
      <w:pPr>
        <w:rPr>
          <w:sz w:val="40"/>
          <w:szCs w:val="40"/>
        </w:rPr>
      </w:pPr>
      <w:r>
        <w:rPr>
          <w:sz w:val="40"/>
          <w:szCs w:val="40"/>
        </w:rPr>
        <w:t>Step IV : Select the Standard create,Engine type is MYSQL,</w:t>
      </w:r>
      <w:r w:rsidR="00840889">
        <w:rPr>
          <w:sz w:val="40"/>
          <w:szCs w:val="40"/>
        </w:rPr>
        <w:t xml:space="preserve"> select the free tier template .</w:t>
      </w:r>
    </w:p>
    <w:p w14:paraId="2B36E85B" w14:textId="6D6D2D55" w:rsidR="00FF1226" w:rsidRDefault="00FF122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0711449" wp14:editId="2FB87F95">
            <wp:extent cx="8396577" cy="7506335"/>
            <wp:effectExtent l="0" t="0" r="5080" b="0"/>
            <wp:docPr id="1738615298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15298" name="Picture 12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0104" cy="750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06BD" w14:textId="13357F6C" w:rsidR="003C0467" w:rsidRDefault="003C0467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6661586" wp14:editId="6472A0D7">
            <wp:extent cx="6448508" cy="6788039"/>
            <wp:effectExtent l="0" t="0" r="0" b="0"/>
            <wp:docPr id="3158977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97700" name="Picture 3158977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220" cy="679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11BE" w14:textId="46A928BF" w:rsidR="00F233AE" w:rsidRDefault="00840889">
      <w:pPr>
        <w:rPr>
          <w:sz w:val="40"/>
          <w:szCs w:val="40"/>
        </w:rPr>
      </w:pPr>
      <w:r>
        <w:rPr>
          <w:sz w:val="40"/>
          <w:szCs w:val="40"/>
        </w:rPr>
        <w:t xml:space="preserve">Step V : then,enter the name for </w:t>
      </w:r>
      <w:r w:rsidR="003A0398">
        <w:rPr>
          <w:sz w:val="40"/>
          <w:szCs w:val="40"/>
        </w:rPr>
        <w:t xml:space="preserve">DB instance, username as a admin  and give the Password </w:t>
      </w:r>
      <w:r w:rsidR="005A4692">
        <w:rPr>
          <w:sz w:val="40"/>
          <w:szCs w:val="40"/>
        </w:rPr>
        <w:t>for database.</w:t>
      </w:r>
    </w:p>
    <w:p w14:paraId="1DB9DC1A" w14:textId="7F7EE78A" w:rsidR="008644EB" w:rsidRDefault="00FF122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5DB4F51" wp14:editId="5908A0CF">
            <wp:extent cx="7704814" cy="4229100"/>
            <wp:effectExtent l="0" t="0" r="0" b="0"/>
            <wp:docPr id="1976149750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49750" name="Picture 13" descr="A screenshot of a computer&#10;&#10;Description automatically generated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42916" r="403"/>
                    <a:stretch/>
                  </pic:blipFill>
                  <pic:spPr bwMode="auto">
                    <a:xfrm>
                      <a:off x="0" y="0"/>
                      <a:ext cx="7711043" cy="4232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644EB">
        <w:rPr>
          <w:noProof/>
          <w:sz w:val="40"/>
          <w:szCs w:val="40"/>
        </w:rPr>
        <w:drawing>
          <wp:inline distT="0" distB="0" distL="0" distR="0" wp14:anchorId="5FC3D171" wp14:editId="1F3013E7">
            <wp:extent cx="8222566" cy="3308985"/>
            <wp:effectExtent l="0" t="0" r="7620" b="5715"/>
            <wp:docPr id="1804740001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03492" name="Picture 17" descr="A screenshot of a computer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9" t="37195" r="4360" b="9589"/>
                    <a:stretch/>
                  </pic:blipFill>
                  <pic:spPr bwMode="auto">
                    <a:xfrm>
                      <a:off x="0" y="0"/>
                      <a:ext cx="8227204" cy="3310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F4667" w14:textId="66ADA52A" w:rsidR="007F7770" w:rsidRDefault="00F233AE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ECE7BA3" wp14:editId="3009F0AE">
            <wp:extent cx="7406640" cy="2486025"/>
            <wp:effectExtent l="0" t="0" r="3810" b="9525"/>
            <wp:docPr id="1949879985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79985" name="Picture 14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0513" cy="24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2F030F71" wp14:editId="2097BD1F">
            <wp:extent cx="6850966" cy="5991860"/>
            <wp:effectExtent l="0" t="0" r="7620" b="8890"/>
            <wp:docPr id="1356357421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57421" name="Picture 15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1420" cy="600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C428" w14:textId="08E07AF9" w:rsidR="004F2DD0" w:rsidRDefault="005A4692">
      <w:pPr>
        <w:rPr>
          <w:sz w:val="40"/>
          <w:szCs w:val="40"/>
        </w:rPr>
      </w:pPr>
      <w:r>
        <w:rPr>
          <w:sz w:val="40"/>
          <w:szCs w:val="40"/>
        </w:rPr>
        <w:t xml:space="preserve">Step VI : then </w:t>
      </w:r>
      <w:r w:rsidR="00FD0C02">
        <w:rPr>
          <w:sz w:val="40"/>
          <w:szCs w:val="40"/>
        </w:rPr>
        <w:t xml:space="preserve">,uncheck the </w:t>
      </w:r>
      <w:r w:rsidR="001C2876">
        <w:rPr>
          <w:sz w:val="40"/>
          <w:szCs w:val="40"/>
        </w:rPr>
        <w:t>storage auto scaling option.</w:t>
      </w:r>
    </w:p>
    <w:p w14:paraId="4E3B9BF7" w14:textId="5842F946" w:rsidR="001B1766" w:rsidRDefault="00E63F9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373C920" wp14:editId="0BF787A0">
            <wp:extent cx="10233328" cy="2162754"/>
            <wp:effectExtent l="0" t="0" r="0" b="9525"/>
            <wp:docPr id="581721714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1156" name="Picture 23" descr="A screenshot of a computer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" t="50887" r="10528" b="18000"/>
                    <a:stretch/>
                  </pic:blipFill>
                  <pic:spPr bwMode="auto">
                    <a:xfrm>
                      <a:off x="0" y="0"/>
                      <a:ext cx="10237519" cy="216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C649BE" w14:textId="2A8984ED" w:rsidR="00D07669" w:rsidRDefault="001C2876">
      <w:pPr>
        <w:rPr>
          <w:noProof/>
          <w:sz w:val="40"/>
          <w:szCs w:val="40"/>
        </w:rPr>
      </w:pPr>
      <w:r>
        <w:rPr>
          <w:sz w:val="40"/>
          <w:szCs w:val="40"/>
        </w:rPr>
        <w:t xml:space="preserve">Step VII : </w:t>
      </w:r>
      <w:r w:rsidR="000C3AF2">
        <w:rPr>
          <w:sz w:val="40"/>
          <w:szCs w:val="40"/>
        </w:rPr>
        <w:t xml:space="preserve">then choose security group </w:t>
      </w:r>
      <w:r w:rsidR="008C3B58">
        <w:rPr>
          <w:sz w:val="40"/>
          <w:szCs w:val="40"/>
        </w:rPr>
        <w:t>which we used in instance.</w:t>
      </w:r>
      <w:r w:rsidR="00577DE8" w:rsidRPr="00577DE8">
        <w:rPr>
          <w:noProof/>
          <w:sz w:val="40"/>
          <w:szCs w:val="40"/>
        </w:rPr>
        <w:t xml:space="preserve"> </w:t>
      </w:r>
    </w:p>
    <w:p w14:paraId="113F3B6C" w14:textId="191F89DB" w:rsidR="00BE2B55" w:rsidRDefault="00BE2B55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9F842C4" wp14:editId="7A6F03DE">
            <wp:extent cx="8539089" cy="4603115"/>
            <wp:effectExtent l="0" t="0" r="0" b="6985"/>
            <wp:docPr id="2117886338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45090" name="Picture 21" descr="A screenshot of a computer&#10;&#10;Description automatically generated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86" t="16589" r="3428" b="21841"/>
                    <a:stretch/>
                  </pic:blipFill>
                  <pic:spPr bwMode="auto">
                    <a:xfrm>
                      <a:off x="0" y="0"/>
                      <a:ext cx="8555896" cy="461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0FC44" w14:textId="79D006FC" w:rsidR="00CB2BF0" w:rsidRDefault="008C3B58">
      <w:pPr>
        <w:rPr>
          <w:sz w:val="40"/>
          <w:szCs w:val="40"/>
        </w:rPr>
      </w:pPr>
      <w:r>
        <w:rPr>
          <w:sz w:val="40"/>
          <w:szCs w:val="40"/>
        </w:rPr>
        <w:t xml:space="preserve">Step VIII : </w:t>
      </w:r>
      <w:r w:rsidR="00094EC9">
        <w:rPr>
          <w:sz w:val="40"/>
          <w:szCs w:val="40"/>
        </w:rPr>
        <w:t xml:space="preserve">then uncheck </w:t>
      </w:r>
      <w:r w:rsidR="00ED605F">
        <w:rPr>
          <w:sz w:val="40"/>
          <w:szCs w:val="40"/>
        </w:rPr>
        <w:t>the Enable automated backups and encryption</w:t>
      </w:r>
      <w:r w:rsidR="00F443F6">
        <w:rPr>
          <w:sz w:val="40"/>
          <w:szCs w:val="40"/>
        </w:rPr>
        <w:t>,auto minor version upgrade and click on create database.</w:t>
      </w:r>
    </w:p>
    <w:p w14:paraId="4BEDDC19" w14:textId="0198F526" w:rsidR="00BE2B55" w:rsidRDefault="008F7A1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994E362" wp14:editId="72A35A88">
            <wp:extent cx="7906043" cy="3164840"/>
            <wp:effectExtent l="0" t="0" r="0" b="0"/>
            <wp:docPr id="29324059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0" t="1485"/>
                    <a:stretch/>
                  </pic:blipFill>
                  <pic:spPr bwMode="auto">
                    <a:xfrm>
                      <a:off x="0" y="0"/>
                      <a:ext cx="7912280" cy="3167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6B0A5" w14:textId="77777777" w:rsidR="0084252E" w:rsidRDefault="00CB2BF0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1C850C8" wp14:editId="1F75B8FF">
            <wp:extent cx="7765366" cy="6725285"/>
            <wp:effectExtent l="0" t="0" r="7620" b="0"/>
            <wp:docPr id="29318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14969" name="Picture 19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682" cy="67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877D" w14:textId="13BE3779" w:rsidR="00CB2BF0" w:rsidRDefault="00D41BCB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D79FE01" wp14:editId="126D473D">
            <wp:extent cx="6751675" cy="2353310"/>
            <wp:effectExtent l="0" t="0" r="0" b="8890"/>
            <wp:docPr id="1320018972" name="Picture 1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84259" name="Picture 18" descr="A screenshot of a computer program&#10;&#10;Description automatically generated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6" t="64597" r="-103" b="250"/>
                    <a:stretch/>
                  </pic:blipFill>
                  <pic:spPr bwMode="auto">
                    <a:xfrm>
                      <a:off x="0" y="0"/>
                      <a:ext cx="6756722" cy="2355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0E47A" w14:textId="03E45E06" w:rsidR="00F443F6" w:rsidRDefault="006B1B76">
      <w:pPr>
        <w:rPr>
          <w:sz w:val="40"/>
          <w:szCs w:val="40"/>
        </w:rPr>
      </w:pPr>
      <w:r>
        <w:rPr>
          <w:sz w:val="40"/>
          <w:szCs w:val="40"/>
        </w:rPr>
        <w:t>Step IX : see here, database is generated.</w:t>
      </w:r>
    </w:p>
    <w:p w14:paraId="3EC812F6" w14:textId="65FC4179" w:rsidR="006B1B76" w:rsidRDefault="0091117C">
      <w:pPr>
        <w:rPr>
          <w:color w:val="E97132" w:themeColor="accent2"/>
          <w:sz w:val="40"/>
          <w:szCs w:val="40"/>
        </w:rPr>
      </w:pPr>
      <w:r>
        <w:rPr>
          <w:color w:val="E97132" w:themeColor="accent2"/>
          <w:sz w:val="40"/>
          <w:szCs w:val="40"/>
        </w:rPr>
        <w:t>4)</w:t>
      </w:r>
      <w:r w:rsidR="000355F4">
        <w:rPr>
          <w:color w:val="E97132" w:themeColor="accent2"/>
          <w:sz w:val="40"/>
          <w:szCs w:val="40"/>
        </w:rPr>
        <w:t>Co</w:t>
      </w:r>
      <w:r w:rsidR="00E533D1">
        <w:rPr>
          <w:color w:val="E97132" w:themeColor="accent2"/>
          <w:sz w:val="40"/>
          <w:szCs w:val="40"/>
        </w:rPr>
        <w:t xml:space="preserve">nfigure Tomcat to connect </w:t>
      </w:r>
      <w:r w:rsidR="0058770D">
        <w:rPr>
          <w:color w:val="E97132" w:themeColor="accent2"/>
          <w:sz w:val="40"/>
          <w:szCs w:val="40"/>
        </w:rPr>
        <w:t>to RDS .</w:t>
      </w:r>
    </w:p>
    <w:p w14:paraId="23246E93" w14:textId="795770C2" w:rsidR="001673C8" w:rsidRDefault="000355F4">
      <w:pPr>
        <w:rPr>
          <w:ins w:id="1" w:author="Microsoft Word" w:date="2024-03-17T15:47:00Z" w16du:dateUtc="2024-03-17T10:17:00Z"/>
          <w:sz w:val="40"/>
          <w:szCs w:val="40"/>
        </w:rPr>
      </w:pPr>
      <w:r>
        <w:rPr>
          <w:sz w:val="40"/>
          <w:szCs w:val="40"/>
        </w:rPr>
        <w:t xml:space="preserve">Step I : </w:t>
      </w:r>
      <w:r w:rsidR="004C0852">
        <w:rPr>
          <w:sz w:val="40"/>
          <w:szCs w:val="40"/>
        </w:rPr>
        <w:t>for connecting we need to MYSQL connector to conne</w:t>
      </w:r>
      <w:r w:rsidR="005F437F">
        <w:rPr>
          <w:sz w:val="40"/>
          <w:szCs w:val="40"/>
        </w:rPr>
        <w:t>ct database.</w:t>
      </w:r>
    </w:p>
    <w:p w14:paraId="11ED82D3" w14:textId="21BC79E1" w:rsidR="005F437F" w:rsidRDefault="005F437F">
      <w:pPr>
        <w:rPr>
          <w:sz w:val="40"/>
          <w:szCs w:val="40"/>
        </w:rPr>
      </w:pPr>
      <w:r>
        <w:rPr>
          <w:sz w:val="40"/>
          <w:szCs w:val="40"/>
        </w:rPr>
        <w:t xml:space="preserve">Step II : </w:t>
      </w:r>
      <w:r w:rsidR="001A5145">
        <w:rPr>
          <w:sz w:val="40"/>
          <w:szCs w:val="40"/>
        </w:rPr>
        <w:t xml:space="preserve">for downloading MYSQL connector  give these command </w:t>
      </w:r>
      <w:r w:rsidR="000F74F6" w:rsidRPr="000F74F6">
        <w:rPr>
          <w:sz w:val="40"/>
          <w:szCs w:val="40"/>
        </w:rPr>
        <w:t xml:space="preserve">“curl -O </w:t>
      </w:r>
      <w:hyperlink r:id="rId22" w:history="1">
        <w:r w:rsidR="000F74F6" w:rsidRPr="00930632">
          <w:rPr>
            <w:rStyle w:val="Hyperlink"/>
            <w:sz w:val="40"/>
            <w:szCs w:val="40"/>
          </w:rPr>
          <w:t>https://db-tom.s3.ap-northeast1.amazonaws.com/mysql-connector.jar</w:t>
        </w:r>
      </w:hyperlink>
      <w:r w:rsidR="000F74F6" w:rsidRPr="000F74F6">
        <w:rPr>
          <w:sz w:val="40"/>
          <w:szCs w:val="40"/>
        </w:rPr>
        <w:t>”</w:t>
      </w:r>
      <w:r w:rsidR="000F74F6">
        <w:rPr>
          <w:sz w:val="40"/>
          <w:szCs w:val="40"/>
        </w:rPr>
        <w:t>.</w:t>
      </w:r>
    </w:p>
    <w:p w14:paraId="22210C2B" w14:textId="77777777" w:rsidR="000A0B21" w:rsidRDefault="00B50791">
      <w:pPr>
        <w:rPr>
          <w:sz w:val="40"/>
          <w:szCs w:val="40"/>
        </w:rPr>
      </w:pPr>
      <w:r>
        <w:rPr>
          <w:sz w:val="40"/>
          <w:szCs w:val="40"/>
        </w:rPr>
        <w:t>Step III : Move these file in the lib directory in apache – tomcat</w:t>
      </w:r>
      <w:r w:rsidR="00D318BC">
        <w:rPr>
          <w:sz w:val="40"/>
          <w:szCs w:val="40"/>
        </w:rPr>
        <w:t xml:space="preserve">, using these </w:t>
      </w:r>
      <w:r w:rsidR="000A0B21">
        <w:rPr>
          <w:sz w:val="40"/>
          <w:szCs w:val="40"/>
        </w:rPr>
        <w:t>“</w:t>
      </w:r>
      <w:r w:rsidR="00D318BC" w:rsidRPr="00D318BC">
        <w:rPr>
          <w:sz w:val="40"/>
          <w:szCs w:val="40"/>
        </w:rPr>
        <w:t>mv mysql-connector.jar apache-tomcat-9.0.87/lib/</w:t>
      </w:r>
      <w:r w:rsidR="000A0B21">
        <w:rPr>
          <w:sz w:val="40"/>
          <w:szCs w:val="40"/>
        </w:rPr>
        <w:t>” command.</w:t>
      </w:r>
    </w:p>
    <w:p w14:paraId="3765D57E" w14:textId="6F3125CD" w:rsidR="001558D7" w:rsidRDefault="001C4B9F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B841AB0" wp14:editId="354F340D">
            <wp:extent cx="10090298" cy="3848100"/>
            <wp:effectExtent l="0" t="0" r="6350" b="0"/>
            <wp:docPr id="478689911" name="Picture 9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89911" name="Picture 9" descr="A screen shot of a computer program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1706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BDE7" w14:textId="06E1C898" w:rsidR="00B50791" w:rsidRDefault="000A0B21">
      <w:pPr>
        <w:rPr>
          <w:sz w:val="40"/>
          <w:szCs w:val="40"/>
        </w:rPr>
      </w:pPr>
      <w:r>
        <w:rPr>
          <w:sz w:val="40"/>
          <w:szCs w:val="40"/>
        </w:rPr>
        <w:t xml:space="preserve">Step IV : </w:t>
      </w:r>
      <w:r w:rsidR="0058770D">
        <w:rPr>
          <w:sz w:val="40"/>
          <w:szCs w:val="40"/>
        </w:rPr>
        <w:t xml:space="preserve">then edit the </w:t>
      </w:r>
      <w:r w:rsidR="009D12E1">
        <w:rPr>
          <w:sz w:val="40"/>
          <w:szCs w:val="40"/>
        </w:rPr>
        <w:t>tomcat context.xml to add RDS data Configuration in it.</w:t>
      </w:r>
    </w:p>
    <w:p w14:paraId="0CB228D9" w14:textId="77B1624F" w:rsidR="00D80A53" w:rsidRDefault="00872A3D">
      <w:pPr>
        <w:rPr>
          <w:sz w:val="40"/>
          <w:szCs w:val="40"/>
        </w:rPr>
      </w:pPr>
      <w:r w:rsidRPr="00872A3D">
        <w:rPr>
          <w:sz w:val="40"/>
          <w:szCs w:val="40"/>
        </w:rPr>
        <w:t>Resource name="</w:t>
      </w:r>
      <w:proofErr w:type="spellStart"/>
      <w:r w:rsidRPr="00872A3D">
        <w:rPr>
          <w:sz w:val="40"/>
          <w:szCs w:val="40"/>
        </w:rPr>
        <w:t>jdbc</w:t>
      </w:r>
      <w:proofErr w:type="spellEnd"/>
      <w:r w:rsidRPr="00872A3D">
        <w:rPr>
          <w:sz w:val="40"/>
          <w:szCs w:val="40"/>
        </w:rPr>
        <w:t>/</w:t>
      </w:r>
      <w:proofErr w:type="spellStart"/>
      <w:r w:rsidRPr="00872A3D">
        <w:rPr>
          <w:sz w:val="40"/>
          <w:szCs w:val="40"/>
        </w:rPr>
        <w:t>TestDB</w:t>
      </w:r>
      <w:proofErr w:type="spellEnd"/>
      <w:r w:rsidRPr="00872A3D">
        <w:rPr>
          <w:sz w:val="40"/>
          <w:szCs w:val="40"/>
        </w:rPr>
        <w:t>" auth="Container" type="</w:t>
      </w:r>
      <w:proofErr w:type="spellStart"/>
      <w:proofErr w:type="gramStart"/>
      <w:r w:rsidRPr="00872A3D">
        <w:rPr>
          <w:sz w:val="40"/>
          <w:szCs w:val="40"/>
        </w:rPr>
        <w:t>javax.sql.DataSource</w:t>
      </w:r>
      <w:proofErr w:type="spellEnd"/>
      <w:proofErr w:type="gramEnd"/>
      <w:r w:rsidRPr="00872A3D">
        <w:rPr>
          <w:sz w:val="40"/>
          <w:szCs w:val="40"/>
        </w:rPr>
        <w:t xml:space="preserve">" </w:t>
      </w:r>
      <w:proofErr w:type="spellStart"/>
      <w:r w:rsidRPr="00872A3D">
        <w:rPr>
          <w:sz w:val="40"/>
          <w:szCs w:val="40"/>
        </w:rPr>
        <w:t>maxTotal</w:t>
      </w:r>
      <w:proofErr w:type="spellEnd"/>
      <w:r w:rsidRPr="00872A3D">
        <w:rPr>
          <w:sz w:val="40"/>
          <w:szCs w:val="40"/>
        </w:rPr>
        <w:t xml:space="preserve">="100" </w:t>
      </w:r>
      <w:proofErr w:type="spellStart"/>
      <w:r w:rsidRPr="00872A3D">
        <w:rPr>
          <w:sz w:val="40"/>
          <w:szCs w:val="40"/>
        </w:rPr>
        <w:t>maxIdle</w:t>
      </w:r>
      <w:proofErr w:type="spellEnd"/>
      <w:r w:rsidRPr="00872A3D">
        <w:rPr>
          <w:sz w:val="40"/>
          <w:szCs w:val="40"/>
        </w:rPr>
        <w:t xml:space="preserve">="30" </w:t>
      </w:r>
      <w:proofErr w:type="spellStart"/>
      <w:r w:rsidRPr="00872A3D">
        <w:rPr>
          <w:sz w:val="40"/>
          <w:szCs w:val="40"/>
        </w:rPr>
        <w:t>maxWaitMillis</w:t>
      </w:r>
      <w:proofErr w:type="spellEnd"/>
      <w:r w:rsidRPr="00872A3D">
        <w:rPr>
          <w:sz w:val="40"/>
          <w:szCs w:val="40"/>
        </w:rPr>
        <w:t>="10000" username="admin" password="a</w:t>
      </w:r>
      <w:r w:rsidR="00C82674">
        <w:rPr>
          <w:sz w:val="40"/>
          <w:szCs w:val="40"/>
        </w:rPr>
        <w:t>nvi</w:t>
      </w:r>
      <w:r w:rsidRPr="00872A3D">
        <w:rPr>
          <w:sz w:val="40"/>
          <w:szCs w:val="40"/>
        </w:rPr>
        <w:t xml:space="preserve">1234" </w:t>
      </w:r>
      <w:proofErr w:type="spellStart"/>
      <w:r w:rsidRPr="00872A3D">
        <w:rPr>
          <w:sz w:val="40"/>
          <w:szCs w:val="40"/>
        </w:rPr>
        <w:t>driverClassName</w:t>
      </w:r>
      <w:proofErr w:type="spellEnd"/>
      <w:r w:rsidRPr="00872A3D">
        <w:rPr>
          <w:sz w:val="40"/>
          <w:szCs w:val="40"/>
        </w:rPr>
        <w:t>="</w:t>
      </w:r>
      <w:proofErr w:type="spellStart"/>
      <w:r w:rsidRPr="00872A3D">
        <w:rPr>
          <w:sz w:val="40"/>
          <w:szCs w:val="40"/>
        </w:rPr>
        <w:t>com.mysql.jdbc.Driver</w:t>
      </w:r>
      <w:proofErr w:type="spellEnd"/>
      <w:r w:rsidRPr="00872A3D">
        <w:rPr>
          <w:sz w:val="40"/>
          <w:szCs w:val="40"/>
        </w:rPr>
        <w:t xml:space="preserve">" </w:t>
      </w:r>
      <w:proofErr w:type="spellStart"/>
      <w:r w:rsidRPr="00872A3D">
        <w:rPr>
          <w:sz w:val="40"/>
          <w:szCs w:val="40"/>
        </w:rPr>
        <w:t>url</w:t>
      </w:r>
      <w:proofErr w:type="spellEnd"/>
      <w:r w:rsidRPr="00872A3D">
        <w:rPr>
          <w:sz w:val="40"/>
          <w:szCs w:val="40"/>
        </w:rPr>
        <w:t>="</w:t>
      </w:r>
      <w:r w:rsidR="001A08DA">
        <w:rPr>
          <w:sz w:val="40"/>
          <w:szCs w:val="40"/>
        </w:rPr>
        <w:t>ENDPOINT</w:t>
      </w:r>
      <w:r w:rsidR="001A08DA" w:rsidRPr="00872A3D">
        <w:rPr>
          <w:sz w:val="40"/>
          <w:szCs w:val="40"/>
        </w:rPr>
        <w:t xml:space="preserve"> </w:t>
      </w:r>
      <w:r w:rsidRPr="00872A3D">
        <w:rPr>
          <w:sz w:val="40"/>
          <w:szCs w:val="40"/>
        </w:rPr>
        <w:t>/</w:t>
      </w:r>
      <w:r w:rsidR="00E1409D">
        <w:rPr>
          <w:sz w:val="40"/>
          <w:szCs w:val="40"/>
        </w:rPr>
        <w:t>DATABASE_NAME</w:t>
      </w:r>
      <w:r w:rsidRPr="00872A3D">
        <w:rPr>
          <w:sz w:val="40"/>
          <w:szCs w:val="40"/>
        </w:rPr>
        <w:t>"/&gt; • After making the changes in context.xml save the file and exit.</w:t>
      </w:r>
    </w:p>
    <w:p w14:paraId="6521A3A4" w14:textId="631DC853" w:rsidR="007424B7" w:rsidRPr="00872A3D" w:rsidRDefault="00216765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89B057A" wp14:editId="78FD6812">
            <wp:extent cx="6504167" cy="3285982"/>
            <wp:effectExtent l="0" t="0" r="0" b="0"/>
            <wp:docPr id="163604742" name="Picture 8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4742" name="Picture 8" descr="A screen shot of a computer code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000" cy="3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A040" w14:textId="7DB96A06" w:rsidR="005E4312" w:rsidRDefault="00AC78BA">
      <w:pPr>
        <w:rPr>
          <w:sz w:val="40"/>
          <w:szCs w:val="40"/>
        </w:rPr>
      </w:pPr>
      <w:r>
        <w:rPr>
          <w:sz w:val="40"/>
          <w:szCs w:val="40"/>
        </w:rPr>
        <w:t xml:space="preserve">Step </w:t>
      </w:r>
      <w:proofErr w:type="gramStart"/>
      <w:r>
        <w:rPr>
          <w:sz w:val="40"/>
          <w:szCs w:val="40"/>
        </w:rPr>
        <w:t>V :</w:t>
      </w:r>
      <w:proofErr w:type="gramEnd"/>
      <w:r>
        <w:rPr>
          <w:sz w:val="40"/>
          <w:szCs w:val="40"/>
        </w:rPr>
        <w:t xml:space="preserve"> then Install the mariadb</w:t>
      </w:r>
      <w:r w:rsidR="005E4312">
        <w:rPr>
          <w:sz w:val="40"/>
          <w:szCs w:val="40"/>
        </w:rPr>
        <w:t xml:space="preserve">  using “ yum install mariadb105 -y”.</w:t>
      </w:r>
    </w:p>
    <w:p w14:paraId="6043B5FD" w14:textId="5E4C69C5" w:rsidR="00D80A53" w:rsidRDefault="00216765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4829F9B" wp14:editId="3A8A2CD6">
            <wp:extent cx="6892724" cy="761975"/>
            <wp:effectExtent l="0" t="0" r="3810" b="635"/>
            <wp:docPr id="12715536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53657" name="Picture 127155365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8737" cy="76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3FE8" w14:textId="619FE365" w:rsidR="005E4312" w:rsidRDefault="0091117C">
      <w:pPr>
        <w:rPr>
          <w:color w:val="E97132" w:themeColor="accent2"/>
          <w:sz w:val="40"/>
          <w:szCs w:val="40"/>
        </w:rPr>
      </w:pPr>
      <w:r>
        <w:rPr>
          <w:color w:val="E97132" w:themeColor="accent2"/>
          <w:sz w:val="40"/>
          <w:szCs w:val="40"/>
        </w:rPr>
        <w:t>5)</w:t>
      </w:r>
      <w:r w:rsidR="005C374D">
        <w:rPr>
          <w:color w:val="E97132" w:themeColor="accent2"/>
          <w:sz w:val="40"/>
          <w:szCs w:val="40"/>
        </w:rPr>
        <w:t xml:space="preserve">Connect the Database </w:t>
      </w:r>
    </w:p>
    <w:p w14:paraId="04A4963D" w14:textId="37B266AB" w:rsidR="00940C5A" w:rsidRDefault="00790009">
      <w:pPr>
        <w:rPr>
          <w:sz w:val="40"/>
          <w:szCs w:val="40"/>
        </w:rPr>
      </w:pPr>
      <w:r>
        <w:rPr>
          <w:sz w:val="40"/>
          <w:szCs w:val="40"/>
        </w:rPr>
        <w:t>Step I : use the Command</w:t>
      </w:r>
      <w:r w:rsidR="00B87C78">
        <w:rPr>
          <w:sz w:val="40"/>
          <w:szCs w:val="40"/>
        </w:rPr>
        <w:t xml:space="preserve"> “mysql -h Endpoint -u username</w:t>
      </w:r>
      <w:r w:rsidR="00827DC4">
        <w:rPr>
          <w:sz w:val="40"/>
          <w:szCs w:val="40"/>
        </w:rPr>
        <w:t xml:space="preserve"> -ppassword;”.</w:t>
      </w:r>
    </w:p>
    <w:p w14:paraId="4E85321B" w14:textId="3F81A1BA" w:rsidR="009F3CBE" w:rsidRDefault="00216765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B263F66" wp14:editId="19E6A591">
            <wp:extent cx="7017488" cy="1400114"/>
            <wp:effectExtent l="0" t="0" r="0" b="0"/>
            <wp:docPr id="4924537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53791" name="Picture 49245379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8365" cy="14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A127" w14:textId="1AE98AFB" w:rsidR="00940C5A" w:rsidRDefault="00827DC4">
      <w:pPr>
        <w:rPr>
          <w:sz w:val="40"/>
          <w:szCs w:val="40"/>
        </w:rPr>
      </w:pPr>
      <w:r>
        <w:rPr>
          <w:sz w:val="40"/>
          <w:szCs w:val="40"/>
        </w:rPr>
        <w:t xml:space="preserve">Step </w:t>
      </w:r>
      <w:proofErr w:type="gramStart"/>
      <w:r>
        <w:rPr>
          <w:sz w:val="40"/>
          <w:szCs w:val="40"/>
        </w:rPr>
        <w:t>II  :</w:t>
      </w:r>
      <w:proofErr w:type="gramEnd"/>
      <w:r>
        <w:rPr>
          <w:sz w:val="40"/>
          <w:szCs w:val="40"/>
        </w:rPr>
        <w:t xml:space="preserve"> </w:t>
      </w:r>
      <w:r w:rsidR="001646F5">
        <w:rPr>
          <w:sz w:val="40"/>
          <w:szCs w:val="40"/>
        </w:rPr>
        <w:t xml:space="preserve">once connected, then create a new database </w:t>
      </w:r>
      <w:r w:rsidR="00A744DF">
        <w:rPr>
          <w:sz w:val="40"/>
          <w:szCs w:val="40"/>
        </w:rPr>
        <w:t>using “create database database_name;”</w:t>
      </w:r>
      <w:r w:rsidR="00B53EAC">
        <w:rPr>
          <w:sz w:val="40"/>
          <w:szCs w:val="40"/>
        </w:rPr>
        <w:t>.</w:t>
      </w:r>
    </w:p>
    <w:p w14:paraId="56D31824" w14:textId="35EC7B08" w:rsidR="00B53EAC" w:rsidRDefault="00B53EAC">
      <w:pPr>
        <w:rPr>
          <w:sz w:val="40"/>
          <w:szCs w:val="40"/>
        </w:rPr>
      </w:pPr>
      <w:r>
        <w:rPr>
          <w:sz w:val="40"/>
          <w:szCs w:val="40"/>
        </w:rPr>
        <w:t xml:space="preserve">Step III : Switch newly created database </w:t>
      </w:r>
      <w:r w:rsidR="000035EB">
        <w:rPr>
          <w:sz w:val="40"/>
          <w:szCs w:val="40"/>
        </w:rPr>
        <w:t>using “use db_name”.</w:t>
      </w:r>
    </w:p>
    <w:p w14:paraId="35511989" w14:textId="529B4A1C" w:rsidR="000035EB" w:rsidRPr="00073FC6" w:rsidRDefault="00B947C0">
      <w:pPr>
        <w:rPr>
          <w:sz w:val="40"/>
          <w:szCs w:val="40"/>
        </w:rPr>
      </w:pPr>
      <w:r>
        <w:rPr>
          <w:sz w:val="40"/>
          <w:szCs w:val="40"/>
        </w:rPr>
        <w:t xml:space="preserve">Step IV </w:t>
      </w:r>
      <w:r w:rsidRPr="00073FC6">
        <w:rPr>
          <w:sz w:val="40"/>
          <w:szCs w:val="40"/>
        </w:rPr>
        <w:t xml:space="preserve">: </w:t>
      </w:r>
      <w:r w:rsidR="00073FC6" w:rsidRPr="00073FC6">
        <w:rPr>
          <w:sz w:val="40"/>
          <w:szCs w:val="40"/>
        </w:rPr>
        <w:t>CREATE TABLE if not exists students(student_id INT NOT NULL AUTO_INCREMENT, student_name VARCHAR(100) NOT NULL, student_addr VARCHAR(100) NOT NULL, student_age VARCHAR(3) NOT NULL, student_qual VARCHAR(20) NOT NULL, student_percent VARCHAR(10) NOT NULL, student_year_passed VARCHAR(10) NOT NULL, PRIMARY KEY (student_id)</w:t>
      </w:r>
    </w:p>
    <w:p w14:paraId="6F2607D7" w14:textId="3C1D29FB" w:rsidR="00073FC6" w:rsidRDefault="00073FC6">
      <w:pPr>
        <w:rPr>
          <w:sz w:val="40"/>
          <w:szCs w:val="40"/>
        </w:rPr>
      </w:pPr>
      <w:r>
        <w:rPr>
          <w:sz w:val="40"/>
          <w:szCs w:val="40"/>
        </w:rPr>
        <w:t>);</w:t>
      </w:r>
      <w:r w:rsidR="00DB1466">
        <w:rPr>
          <w:sz w:val="40"/>
          <w:szCs w:val="40"/>
        </w:rPr>
        <w:t xml:space="preserve"> </w:t>
      </w:r>
    </w:p>
    <w:p w14:paraId="0B6DEB63" w14:textId="3F837503" w:rsidR="00613483" w:rsidRDefault="00DB1466">
      <w:pPr>
        <w:rPr>
          <w:sz w:val="40"/>
          <w:szCs w:val="40"/>
        </w:rPr>
      </w:pPr>
      <w:r>
        <w:rPr>
          <w:sz w:val="40"/>
          <w:szCs w:val="40"/>
        </w:rPr>
        <w:t xml:space="preserve">Add this script in it </w:t>
      </w:r>
      <w:r w:rsidR="00521E0A">
        <w:rPr>
          <w:sz w:val="40"/>
          <w:szCs w:val="40"/>
        </w:rPr>
        <w:t>use exit command to exit form db.</w:t>
      </w:r>
    </w:p>
    <w:p w14:paraId="4B0C0C48" w14:textId="25849776" w:rsidR="00145BBD" w:rsidRDefault="00C0113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AB33FBD" wp14:editId="25149DB7">
            <wp:extent cx="7315200" cy="5391150"/>
            <wp:effectExtent l="0" t="0" r="0" b="0"/>
            <wp:docPr id="2121559432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59432" name="Picture 5" descr="A screenshot of a computer program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4586" cy="539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3C47" w14:textId="0E8E73EC" w:rsidR="00521E0A" w:rsidRDefault="00521E0A">
      <w:pPr>
        <w:rPr>
          <w:sz w:val="40"/>
          <w:szCs w:val="40"/>
        </w:rPr>
      </w:pPr>
      <w:r>
        <w:rPr>
          <w:sz w:val="40"/>
          <w:szCs w:val="40"/>
        </w:rPr>
        <w:t xml:space="preserve">Step </w:t>
      </w:r>
      <w:proofErr w:type="gramStart"/>
      <w:r>
        <w:rPr>
          <w:sz w:val="40"/>
          <w:szCs w:val="40"/>
        </w:rPr>
        <w:t>V :</w:t>
      </w:r>
      <w:proofErr w:type="gramEnd"/>
      <w:r>
        <w:rPr>
          <w:sz w:val="40"/>
          <w:szCs w:val="40"/>
        </w:rPr>
        <w:t xml:space="preserve"> then Stop the catalina.sh using </w:t>
      </w:r>
      <w:bookmarkStart w:id="2" w:name="_Hlk161578390"/>
      <w:r w:rsidR="00472D5A" w:rsidRPr="00472D5A">
        <w:rPr>
          <w:sz w:val="40"/>
          <w:szCs w:val="40"/>
        </w:rPr>
        <w:t>“./apache-tomcat-9.0.87/bin/catalina.sh stop</w:t>
      </w:r>
      <w:r w:rsidR="00472D5A">
        <w:rPr>
          <w:sz w:val="40"/>
          <w:szCs w:val="40"/>
        </w:rPr>
        <w:t>”.</w:t>
      </w:r>
    </w:p>
    <w:bookmarkEnd w:id="2"/>
    <w:p w14:paraId="037915E1" w14:textId="6B069F80" w:rsidR="00401B13" w:rsidRDefault="00401B13" w:rsidP="00401B13">
      <w:pPr>
        <w:rPr>
          <w:sz w:val="40"/>
          <w:szCs w:val="40"/>
        </w:rPr>
      </w:pPr>
      <w:r>
        <w:rPr>
          <w:sz w:val="40"/>
          <w:szCs w:val="40"/>
        </w:rPr>
        <w:t xml:space="preserve">Step VI : add start again using </w:t>
      </w:r>
      <w:r w:rsidRPr="00472D5A">
        <w:rPr>
          <w:sz w:val="40"/>
          <w:szCs w:val="40"/>
        </w:rPr>
        <w:t>“./apache-tomcat-9.0.87/bin/catalina.sh st</w:t>
      </w:r>
      <w:r>
        <w:rPr>
          <w:sz w:val="40"/>
          <w:szCs w:val="40"/>
        </w:rPr>
        <w:t>art”.</w:t>
      </w:r>
    </w:p>
    <w:p w14:paraId="548D543F" w14:textId="1A2765DE" w:rsidR="000A63FF" w:rsidRDefault="00C01133" w:rsidP="00401B1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47BBF86" wp14:editId="663BE4C9">
            <wp:extent cx="7729870" cy="4648200"/>
            <wp:effectExtent l="0" t="0" r="4445" b="0"/>
            <wp:docPr id="275087752" name="Picture 4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87752" name="Picture 4" descr="A computer screen with text on it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9778" cy="466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2A67" w14:textId="72D6AA74" w:rsidR="00472D5A" w:rsidRDefault="00672488">
      <w:pPr>
        <w:rPr>
          <w:sz w:val="40"/>
          <w:szCs w:val="40"/>
        </w:rPr>
      </w:pPr>
      <w:r>
        <w:rPr>
          <w:sz w:val="40"/>
          <w:szCs w:val="40"/>
        </w:rPr>
        <w:t xml:space="preserve">Step </w:t>
      </w:r>
      <w:proofErr w:type="gramStart"/>
      <w:r>
        <w:rPr>
          <w:sz w:val="40"/>
          <w:szCs w:val="40"/>
        </w:rPr>
        <w:t>VII :</w:t>
      </w:r>
      <w:proofErr w:type="gramEnd"/>
      <w:r>
        <w:rPr>
          <w:sz w:val="40"/>
          <w:szCs w:val="40"/>
        </w:rPr>
        <w:t xml:space="preserve"> see here data will be added successfully.</w:t>
      </w:r>
    </w:p>
    <w:p w14:paraId="456D7FC7" w14:textId="04A78537" w:rsidR="00C01133" w:rsidRDefault="00C0113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9AE3532" wp14:editId="0D344465">
            <wp:extent cx="7953154" cy="5277485"/>
            <wp:effectExtent l="0" t="0" r="0" b="0"/>
            <wp:docPr id="136900304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03046" name="Picture 3" descr="A screenshot of a computer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5169" cy="527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7E4D" w14:textId="72E61BE5" w:rsidR="00672488" w:rsidRPr="00472D5A" w:rsidRDefault="00C0113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0C92618" wp14:editId="1DA6D3DB">
            <wp:extent cx="7421526" cy="3771900"/>
            <wp:effectExtent l="0" t="0" r="8255" b="0"/>
            <wp:docPr id="36794161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41616" name="Picture 2" descr="A screenshot of a computer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0617" cy="377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B6B3" w14:textId="77777777" w:rsidR="00A72ACC" w:rsidRDefault="00A72ACC" w:rsidP="00A72ACC">
      <w:pPr>
        <w:rPr>
          <w:color w:val="E97132" w:themeColor="accent2"/>
          <w:sz w:val="40"/>
          <w:szCs w:val="40"/>
        </w:rPr>
      </w:pPr>
      <w:r>
        <w:rPr>
          <w:color w:val="E97132" w:themeColor="accent2"/>
          <w:sz w:val="40"/>
          <w:szCs w:val="40"/>
        </w:rPr>
        <w:t>Creating the Proxy server.</w:t>
      </w:r>
    </w:p>
    <w:p w14:paraId="02A0EBD7" w14:textId="77777777" w:rsidR="00A72ACC" w:rsidRDefault="00A72ACC" w:rsidP="00A72ACC">
      <w:pPr>
        <w:rPr>
          <w:sz w:val="40"/>
          <w:szCs w:val="40"/>
        </w:rPr>
      </w:pPr>
      <w:r>
        <w:rPr>
          <w:sz w:val="40"/>
          <w:szCs w:val="40"/>
        </w:rPr>
        <w:t xml:space="preserve">Step </w:t>
      </w:r>
      <w:proofErr w:type="gramStart"/>
      <w:r>
        <w:rPr>
          <w:sz w:val="40"/>
          <w:szCs w:val="40"/>
        </w:rPr>
        <w:t>I :</w:t>
      </w:r>
      <w:proofErr w:type="gramEnd"/>
      <w:r>
        <w:rPr>
          <w:sz w:val="40"/>
          <w:szCs w:val="40"/>
        </w:rPr>
        <w:t xml:space="preserve"> Launch the new Instance add same security group as we added in above instance and also add http.</w:t>
      </w:r>
    </w:p>
    <w:p w14:paraId="72843F7D" w14:textId="77777777" w:rsidR="00A72ACC" w:rsidRDefault="00A72ACC" w:rsidP="00A72ACC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1161D03" wp14:editId="6D963AFD">
            <wp:extent cx="7421526" cy="3800475"/>
            <wp:effectExtent l="0" t="0" r="8255" b="0"/>
            <wp:docPr id="105691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10094" name="Picture 1056910094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1" b="45418"/>
                    <a:stretch/>
                  </pic:blipFill>
                  <pic:spPr bwMode="auto">
                    <a:xfrm>
                      <a:off x="0" y="0"/>
                      <a:ext cx="7429836" cy="3804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49AF1" w14:textId="77777777" w:rsidR="00A72ACC" w:rsidRDefault="00A72ACC" w:rsidP="00A72ACC">
      <w:pPr>
        <w:rPr>
          <w:sz w:val="40"/>
          <w:szCs w:val="40"/>
        </w:rPr>
      </w:pPr>
      <w:r>
        <w:rPr>
          <w:sz w:val="40"/>
          <w:szCs w:val="40"/>
        </w:rPr>
        <w:t xml:space="preserve">Step </w:t>
      </w:r>
      <w:proofErr w:type="gramStart"/>
      <w:r>
        <w:rPr>
          <w:sz w:val="40"/>
          <w:szCs w:val="40"/>
        </w:rPr>
        <w:t>II :</w:t>
      </w:r>
      <w:proofErr w:type="gramEnd"/>
      <w:r>
        <w:rPr>
          <w:sz w:val="40"/>
          <w:szCs w:val="40"/>
        </w:rPr>
        <w:t xml:space="preserve"> Connect the instance .</w:t>
      </w:r>
    </w:p>
    <w:p w14:paraId="3838FC1F" w14:textId="77777777" w:rsidR="00A72ACC" w:rsidRDefault="00A72ACC" w:rsidP="00A72ACC">
      <w:pPr>
        <w:rPr>
          <w:sz w:val="40"/>
          <w:szCs w:val="40"/>
        </w:rPr>
      </w:pPr>
      <w:r>
        <w:rPr>
          <w:sz w:val="40"/>
          <w:szCs w:val="40"/>
        </w:rPr>
        <w:t xml:space="preserve">Step </w:t>
      </w:r>
      <w:proofErr w:type="gramStart"/>
      <w:r>
        <w:rPr>
          <w:sz w:val="40"/>
          <w:szCs w:val="40"/>
        </w:rPr>
        <w:t>III :</w:t>
      </w:r>
      <w:proofErr w:type="gramEnd"/>
      <w:r>
        <w:rPr>
          <w:sz w:val="40"/>
          <w:szCs w:val="40"/>
        </w:rPr>
        <w:t xml:space="preserve"> then Install nginx.</w:t>
      </w:r>
    </w:p>
    <w:p w14:paraId="7D2D12AA" w14:textId="77777777" w:rsidR="00A72ACC" w:rsidRDefault="00A72ACC" w:rsidP="00A72ACC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9B0F606" wp14:editId="0F28734A">
            <wp:extent cx="7113182" cy="1398905"/>
            <wp:effectExtent l="0" t="0" r="0" b="0"/>
            <wp:docPr id="1635364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5710" name="Picture 33055710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354" b="729"/>
                    <a:stretch/>
                  </pic:blipFill>
                  <pic:spPr bwMode="auto">
                    <a:xfrm>
                      <a:off x="0" y="0"/>
                      <a:ext cx="7122154" cy="140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2090E" w14:textId="77777777" w:rsidR="00A72ACC" w:rsidRDefault="00A72ACC" w:rsidP="00A72ACC">
      <w:pPr>
        <w:rPr>
          <w:sz w:val="40"/>
          <w:szCs w:val="40"/>
        </w:rPr>
      </w:pPr>
      <w:r>
        <w:rPr>
          <w:sz w:val="40"/>
          <w:szCs w:val="40"/>
        </w:rPr>
        <w:t xml:space="preserve">Step </w:t>
      </w:r>
      <w:proofErr w:type="gramStart"/>
      <w:r>
        <w:rPr>
          <w:sz w:val="40"/>
          <w:szCs w:val="40"/>
        </w:rPr>
        <w:t>IV :</w:t>
      </w:r>
      <w:proofErr w:type="gramEnd"/>
      <w:r>
        <w:rPr>
          <w:sz w:val="40"/>
          <w:szCs w:val="40"/>
        </w:rPr>
        <w:t xml:space="preserve"> using ls check the file in /</w:t>
      </w:r>
      <w:proofErr w:type="spellStart"/>
      <w:r>
        <w:rPr>
          <w:sz w:val="40"/>
          <w:szCs w:val="40"/>
        </w:rPr>
        <w:t>etc</w:t>
      </w:r>
      <w:proofErr w:type="spellEnd"/>
      <w:r>
        <w:rPr>
          <w:sz w:val="40"/>
          <w:szCs w:val="40"/>
        </w:rPr>
        <w:t>/nginx.</w:t>
      </w:r>
    </w:p>
    <w:p w14:paraId="2B923D52" w14:textId="77777777" w:rsidR="00A72ACC" w:rsidRDefault="00A72ACC" w:rsidP="00A72ACC">
      <w:pPr>
        <w:rPr>
          <w:sz w:val="40"/>
          <w:szCs w:val="40"/>
        </w:rPr>
      </w:pPr>
      <w:r>
        <w:rPr>
          <w:sz w:val="40"/>
          <w:szCs w:val="40"/>
        </w:rPr>
        <w:t xml:space="preserve">Step </w:t>
      </w:r>
      <w:proofErr w:type="gramStart"/>
      <w:r>
        <w:rPr>
          <w:sz w:val="40"/>
          <w:szCs w:val="40"/>
        </w:rPr>
        <w:t>V :</w:t>
      </w:r>
      <w:proofErr w:type="gramEnd"/>
      <w:r>
        <w:rPr>
          <w:sz w:val="40"/>
          <w:szCs w:val="40"/>
        </w:rPr>
        <w:t xml:space="preserve"> then edit the configuration file type “vim /</w:t>
      </w:r>
      <w:proofErr w:type="spellStart"/>
      <w:r>
        <w:rPr>
          <w:sz w:val="40"/>
          <w:szCs w:val="40"/>
        </w:rPr>
        <w:t>etc</w:t>
      </w:r>
      <w:proofErr w:type="spellEnd"/>
      <w:r>
        <w:rPr>
          <w:sz w:val="40"/>
          <w:szCs w:val="40"/>
        </w:rPr>
        <w:t>/nginx/</w:t>
      </w:r>
      <w:proofErr w:type="spellStart"/>
      <w:r>
        <w:rPr>
          <w:sz w:val="40"/>
          <w:szCs w:val="40"/>
        </w:rPr>
        <w:t>nginx.conf</w:t>
      </w:r>
      <w:proofErr w:type="spellEnd"/>
      <w:r>
        <w:rPr>
          <w:sz w:val="40"/>
          <w:szCs w:val="40"/>
        </w:rPr>
        <w:t>”.</w:t>
      </w:r>
    </w:p>
    <w:p w14:paraId="24474776" w14:textId="77777777" w:rsidR="00A72ACC" w:rsidRDefault="00A72ACC" w:rsidP="00A72ACC">
      <w:pPr>
        <w:rPr>
          <w:sz w:val="40"/>
          <w:szCs w:val="40"/>
        </w:rPr>
      </w:pPr>
      <w:r>
        <w:rPr>
          <w:sz w:val="40"/>
          <w:szCs w:val="40"/>
        </w:rPr>
        <w:t xml:space="preserve">Step </w:t>
      </w:r>
      <w:proofErr w:type="gramStart"/>
      <w:r>
        <w:rPr>
          <w:sz w:val="40"/>
          <w:szCs w:val="40"/>
        </w:rPr>
        <w:t>VI :</w:t>
      </w:r>
      <w:proofErr w:type="gramEnd"/>
      <w:r>
        <w:rPr>
          <w:sz w:val="40"/>
          <w:szCs w:val="40"/>
        </w:rPr>
        <w:t xml:space="preserve"> In this, Add the application address in this file.</w:t>
      </w:r>
    </w:p>
    <w:p w14:paraId="5D8D3715" w14:textId="77777777" w:rsidR="00A72ACC" w:rsidRDefault="00A72ACC" w:rsidP="00A72ACC">
      <w:pPr>
        <w:rPr>
          <w:sz w:val="40"/>
          <w:szCs w:val="40"/>
        </w:rPr>
      </w:pPr>
      <w:r>
        <w:rPr>
          <w:sz w:val="40"/>
          <w:szCs w:val="40"/>
        </w:rPr>
        <w:t>Location / {</w:t>
      </w:r>
    </w:p>
    <w:p w14:paraId="0D8709D5" w14:textId="77777777" w:rsidR="00A72ACC" w:rsidRDefault="00A72ACC" w:rsidP="00A72ACC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Proxy_pass</w:t>
      </w:r>
      <w:proofErr w:type="spellEnd"/>
      <w:r>
        <w:rPr>
          <w:sz w:val="40"/>
          <w:szCs w:val="40"/>
        </w:rPr>
        <w:t xml:space="preserve"> http: //ApplicationPublicIP:8080/student</w:t>
      </w:r>
      <w:proofErr w:type="gramStart"/>
      <w:r>
        <w:rPr>
          <w:sz w:val="40"/>
          <w:szCs w:val="40"/>
        </w:rPr>
        <w:t>/;</w:t>
      </w:r>
      <w:proofErr w:type="gramEnd"/>
    </w:p>
    <w:p w14:paraId="6C841A3E" w14:textId="78D30DFB" w:rsidR="00A72ACC" w:rsidRDefault="00A72ACC" w:rsidP="00A72ACC">
      <w:pPr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21A498AE" w14:textId="68E2E6D9" w:rsidR="00A72ACC" w:rsidRDefault="00A72ACC" w:rsidP="00A72ACC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552BFF5" wp14:editId="7BF8F34C">
            <wp:extent cx="7569200" cy="1092200"/>
            <wp:effectExtent l="0" t="0" r="0" b="0"/>
            <wp:docPr id="3947756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75689" name="Picture 1" descr="A screenshot of a computer&#10;&#10;Description automatically generated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2" t="43765" r="56981" b="45617"/>
                    <a:stretch/>
                  </pic:blipFill>
                  <pic:spPr bwMode="auto">
                    <a:xfrm>
                      <a:off x="0" y="0"/>
                      <a:ext cx="7569200" cy="109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21983" w14:textId="77777777" w:rsidR="00A72ACC" w:rsidRDefault="00A72ACC" w:rsidP="00A72ACC">
      <w:pPr>
        <w:rPr>
          <w:sz w:val="40"/>
          <w:szCs w:val="40"/>
        </w:rPr>
      </w:pPr>
      <w:r>
        <w:rPr>
          <w:sz w:val="40"/>
          <w:szCs w:val="40"/>
        </w:rPr>
        <w:t xml:space="preserve">Step </w:t>
      </w:r>
      <w:proofErr w:type="gramStart"/>
      <w:r>
        <w:rPr>
          <w:sz w:val="40"/>
          <w:szCs w:val="40"/>
        </w:rPr>
        <w:t>VII :</w:t>
      </w:r>
      <w:proofErr w:type="gramEnd"/>
      <w:r>
        <w:rPr>
          <w:sz w:val="40"/>
          <w:szCs w:val="40"/>
        </w:rPr>
        <w:t xml:space="preserve"> then, Start the service using “</w:t>
      </w:r>
      <w:proofErr w:type="spellStart"/>
      <w:r>
        <w:rPr>
          <w:sz w:val="40"/>
          <w:szCs w:val="40"/>
        </w:rPr>
        <w:t>systemctl</w:t>
      </w:r>
      <w:proofErr w:type="spellEnd"/>
      <w:r>
        <w:rPr>
          <w:sz w:val="40"/>
          <w:szCs w:val="40"/>
        </w:rPr>
        <w:t xml:space="preserve"> start nginx” and enable it.</w:t>
      </w:r>
    </w:p>
    <w:p w14:paraId="14198950" w14:textId="77777777" w:rsidR="00A72ACC" w:rsidRDefault="00A72ACC" w:rsidP="00A72ACC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FD19466" wp14:editId="49251344">
            <wp:extent cx="7570382" cy="2085975"/>
            <wp:effectExtent l="0" t="0" r="0" b="0"/>
            <wp:docPr id="2095545311" name="Picture 3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45311" name="Picture 3" descr="A computer screen with white text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9968" cy="208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89EB" w14:textId="77777777" w:rsidR="00A72ACC" w:rsidRDefault="00A72ACC" w:rsidP="00A72ACC">
      <w:pPr>
        <w:rPr>
          <w:color w:val="E97132" w:themeColor="accent2"/>
          <w:sz w:val="40"/>
          <w:szCs w:val="40"/>
        </w:rPr>
      </w:pPr>
      <w:r>
        <w:rPr>
          <w:color w:val="E97132" w:themeColor="accent2"/>
          <w:sz w:val="40"/>
          <w:szCs w:val="40"/>
        </w:rPr>
        <w:t>To Verify</w:t>
      </w:r>
    </w:p>
    <w:p w14:paraId="7978DDA0" w14:textId="77777777" w:rsidR="00A72ACC" w:rsidRDefault="00A72ACC" w:rsidP="00A72ACC">
      <w:pPr>
        <w:rPr>
          <w:sz w:val="40"/>
          <w:szCs w:val="40"/>
        </w:rPr>
      </w:pPr>
      <w:r>
        <w:rPr>
          <w:sz w:val="40"/>
          <w:szCs w:val="40"/>
        </w:rPr>
        <w:t>Copy the public IP of proxy server instance and paste it in another browser.</w:t>
      </w:r>
    </w:p>
    <w:p w14:paraId="2CDB3A7D" w14:textId="77777777" w:rsidR="00A72ACC" w:rsidRDefault="00A72ACC" w:rsidP="00A72ACC">
      <w:pPr>
        <w:rPr>
          <w:sz w:val="40"/>
          <w:szCs w:val="40"/>
        </w:rPr>
      </w:pPr>
      <w:r>
        <w:rPr>
          <w:sz w:val="40"/>
          <w:szCs w:val="40"/>
        </w:rPr>
        <w:t>After registering student see here it is added successfully.</w:t>
      </w:r>
    </w:p>
    <w:p w14:paraId="715F8E85" w14:textId="77777777" w:rsidR="00A72ACC" w:rsidRDefault="00A72ACC" w:rsidP="00A72ACC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6A02A31" wp14:editId="5DF15ECB">
            <wp:extent cx="6464595" cy="5248910"/>
            <wp:effectExtent l="0" t="0" r="0" b="8890"/>
            <wp:docPr id="95866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67146" name="Picture 95866714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075" cy="52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7E99" w14:textId="77777777" w:rsidR="00A72ACC" w:rsidRDefault="00A72ACC" w:rsidP="00A72ACC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E8352B4" wp14:editId="4C5F51B2">
            <wp:extent cx="6422065" cy="4286250"/>
            <wp:effectExtent l="0" t="0" r="0" b="0"/>
            <wp:docPr id="36964792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47923" name="Picture 2" descr="A screenshot of a computer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4928" cy="42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9E34" w14:textId="77777777" w:rsidR="00A72ACC" w:rsidRPr="001503AC" w:rsidRDefault="00A72ACC" w:rsidP="00A72ACC">
      <w:pPr>
        <w:rPr>
          <w:sz w:val="40"/>
          <w:szCs w:val="40"/>
        </w:rPr>
      </w:pPr>
    </w:p>
    <w:bookmarkEnd w:id="0"/>
    <w:p w14:paraId="6C4B0E43" w14:textId="77777777" w:rsidR="000A0B21" w:rsidRPr="00D318BC" w:rsidRDefault="000A0B21">
      <w:pPr>
        <w:rPr>
          <w:sz w:val="40"/>
          <w:szCs w:val="40"/>
        </w:rPr>
      </w:pPr>
    </w:p>
    <w:sectPr w:rsidR="000A0B21" w:rsidRPr="00D31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346"/>
    <w:rsid w:val="000035EB"/>
    <w:rsid w:val="00015506"/>
    <w:rsid w:val="000355F4"/>
    <w:rsid w:val="00073FC6"/>
    <w:rsid w:val="00094EC9"/>
    <w:rsid w:val="000959CD"/>
    <w:rsid w:val="000A0B21"/>
    <w:rsid w:val="000A63FF"/>
    <w:rsid w:val="000B3073"/>
    <w:rsid w:val="000C3AF2"/>
    <w:rsid w:val="000F472B"/>
    <w:rsid w:val="000F74F6"/>
    <w:rsid w:val="00106F00"/>
    <w:rsid w:val="00112B6B"/>
    <w:rsid w:val="00145BBD"/>
    <w:rsid w:val="001558D7"/>
    <w:rsid w:val="001646F5"/>
    <w:rsid w:val="001652E4"/>
    <w:rsid w:val="001673C8"/>
    <w:rsid w:val="001A08DA"/>
    <w:rsid w:val="001A5145"/>
    <w:rsid w:val="001B1766"/>
    <w:rsid w:val="001C2876"/>
    <w:rsid w:val="001C4B9F"/>
    <w:rsid w:val="00216765"/>
    <w:rsid w:val="00230373"/>
    <w:rsid w:val="00251267"/>
    <w:rsid w:val="00255942"/>
    <w:rsid w:val="002641E6"/>
    <w:rsid w:val="00291474"/>
    <w:rsid w:val="002A4CC5"/>
    <w:rsid w:val="002B0C78"/>
    <w:rsid w:val="002D4729"/>
    <w:rsid w:val="00302B42"/>
    <w:rsid w:val="0035387A"/>
    <w:rsid w:val="003A0398"/>
    <w:rsid w:val="003C0467"/>
    <w:rsid w:val="003C3924"/>
    <w:rsid w:val="00401B13"/>
    <w:rsid w:val="00407964"/>
    <w:rsid w:val="0041407B"/>
    <w:rsid w:val="00451CBA"/>
    <w:rsid w:val="00472D5A"/>
    <w:rsid w:val="004C0852"/>
    <w:rsid w:val="004C56AE"/>
    <w:rsid w:val="004F2DD0"/>
    <w:rsid w:val="0050175F"/>
    <w:rsid w:val="00521E0A"/>
    <w:rsid w:val="005311E5"/>
    <w:rsid w:val="00562CBE"/>
    <w:rsid w:val="00577DE8"/>
    <w:rsid w:val="0058770D"/>
    <w:rsid w:val="00591A16"/>
    <w:rsid w:val="00594A6B"/>
    <w:rsid w:val="005A4692"/>
    <w:rsid w:val="005C374D"/>
    <w:rsid w:val="005E4312"/>
    <w:rsid w:val="005F437F"/>
    <w:rsid w:val="00613483"/>
    <w:rsid w:val="006333A9"/>
    <w:rsid w:val="0063525C"/>
    <w:rsid w:val="006433A6"/>
    <w:rsid w:val="00672488"/>
    <w:rsid w:val="00676468"/>
    <w:rsid w:val="006B1B76"/>
    <w:rsid w:val="0072086C"/>
    <w:rsid w:val="007424B7"/>
    <w:rsid w:val="0074455A"/>
    <w:rsid w:val="00790009"/>
    <w:rsid w:val="007A3D13"/>
    <w:rsid w:val="007F7770"/>
    <w:rsid w:val="00800CCD"/>
    <w:rsid w:val="0082083E"/>
    <w:rsid w:val="00827DC4"/>
    <w:rsid w:val="00840889"/>
    <w:rsid w:val="0084252E"/>
    <w:rsid w:val="00843C02"/>
    <w:rsid w:val="008540DA"/>
    <w:rsid w:val="008644EB"/>
    <w:rsid w:val="00872A3D"/>
    <w:rsid w:val="008C3B58"/>
    <w:rsid w:val="008F7A11"/>
    <w:rsid w:val="0091117C"/>
    <w:rsid w:val="00940C5A"/>
    <w:rsid w:val="009559CD"/>
    <w:rsid w:val="00975949"/>
    <w:rsid w:val="00983B9C"/>
    <w:rsid w:val="009D12E1"/>
    <w:rsid w:val="009F3CBE"/>
    <w:rsid w:val="00A642C0"/>
    <w:rsid w:val="00A72ACC"/>
    <w:rsid w:val="00A744DF"/>
    <w:rsid w:val="00AC5897"/>
    <w:rsid w:val="00AC78BA"/>
    <w:rsid w:val="00B00B9B"/>
    <w:rsid w:val="00B36C34"/>
    <w:rsid w:val="00B50791"/>
    <w:rsid w:val="00B53EAC"/>
    <w:rsid w:val="00B7107F"/>
    <w:rsid w:val="00B815C7"/>
    <w:rsid w:val="00B87C78"/>
    <w:rsid w:val="00B947C0"/>
    <w:rsid w:val="00BB308B"/>
    <w:rsid w:val="00BE2B55"/>
    <w:rsid w:val="00BF5509"/>
    <w:rsid w:val="00BF5A36"/>
    <w:rsid w:val="00C01133"/>
    <w:rsid w:val="00C13DE9"/>
    <w:rsid w:val="00C5302C"/>
    <w:rsid w:val="00C735C9"/>
    <w:rsid w:val="00C82674"/>
    <w:rsid w:val="00CB2BF0"/>
    <w:rsid w:val="00CF2657"/>
    <w:rsid w:val="00D07669"/>
    <w:rsid w:val="00D17003"/>
    <w:rsid w:val="00D318BC"/>
    <w:rsid w:val="00D36496"/>
    <w:rsid w:val="00D41BCB"/>
    <w:rsid w:val="00D56642"/>
    <w:rsid w:val="00D80A53"/>
    <w:rsid w:val="00DB1466"/>
    <w:rsid w:val="00DE2ECC"/>
    <w:rsid w:val="00E029ED"/>
    <w:rsid w:val="00E10346"/>
    <w:rsid w:val="00E1409D"/>
    <w:rsid w:val="00E14579"/>
    <w:rsid w:val="00E52E62"/>
    <w:rsid w:val="00E533D1"/>
    <w:rsid w:val="00E61B60"/>
    <w:rsid w:val="00E63F9E"/>
    <w:rsid w:val="00ED605F"/>
    <w:rsid w:val="00F03F5C"/>
    <w:rsid w:val="00F10913"/>
    <w:rsid w:val="00F233AE"/>
    <w:rsid w:val="00F443F6"/>
    <w:rsid w:val="00F77FA3"/>
    <w:rsid w:val="00FA4FD1"/>
    <w:rsid w:val="00FC23C8"/>
    <w:rsid w:val="00FC435A"/>
    <w:rsid w:val="00FD0C02"/>
    <w:rsid w:val="00FF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3FAE3"/>
  <w15:chartTrackingRefBased/>
  <w15:docId w15:val="{34968E73-6B37-410C-AD71-C7E62AFE9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3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59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9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db-tom.s3.ap-northeast1.amazonaws.com/mysql-connector.jar" TargetMode="External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Jagdale</dc:creator>
  <cp:keywords/>
  <dc:description/>
  <cp:lastModifiedBy>A44 Apurva Jagdale</cp:lastModifiedBy>
  <cp:revision>4</cp:revision>
  <cp:lastPrinted>2024-09-25T06:34:00Z</cp:lastPrinted>
  <dcterms:created xsi:type="dcterms:W3CDTF">2024-03-18T07:26:00Z</dcterms:created>
  <dcterms:modified xsi:type="dcterms:W3CDTF">2024-09-25T06:55:00Z</dcterms:modified>
</cp:coreProperties>
</file>